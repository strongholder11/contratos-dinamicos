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hd w:val="clear" w:color="auto" w:fill="ffffff"/>
        <w:spacing w:after="0" w:line="435" w:lineRule="auto"/>
        <w:jc w:val="center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Termo de Aceite de Proposta Comercial  </w:t>
      </w:r>
    </w:p>
    <w:p>
      <w:pPr>
        <w:pStyle w:val="Corpo"/>
        <w:shd w:val="clear" w:color="auto" w:fill="ffffff"/>
        <w:spacing w:after="0" w:line="435" w:lineRule="auto"/>
        <w:jc w:val="center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pt-PT"/>
        </w:rPr>
        <w:t>Plataforma de Gest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pt-PT"/>
        </w:rPr>
        <w:t>o [PLATAFORMA]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Pelo presente instrumento, as partes abaixo identificadas: </w:t>
      </w:r>
    </w:p>
    <w:p>
      <w:pPr>
        <w:pStyle w:val="Corpo"/>
        <w:numPr>
          <w:ilvl w:val="0"/>
          <w:numId w:val="2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de-DE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de-DE"/>
        </w:rPr>
        <w:t>APLICATIVO.NET</w:t>
      </w:r>
      <w:r>
        <w:rPr>
          <w:rFonts w:ascii="Arial" w:hAnsi="Arial"/>
          <w:sz w:val="22"/>
          <w:szCs w:val="22"/>
          <w:rtl w:val="0"/>
        </w:rPr>
        <w:t>, raz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pt-PT"/>
        </w:rPr>
        <w:t xml:space="preserve">o social </w:t>
      </w:r>
      <w:r>
        <w:rPr>
          <w:rFonts w:ascii="Arial" w:hAnsi="Arial"/>
          <w:b w:val="1"/>
          <w:bCs w:val="1"/>
          <w:sz w:val="22"/>
          <w:szCs w:val="22"/>
          <w:rtl w:val="0"/>
          <w:lang w:val="de-DE"/>
        </w:rPr>
        <w:t>APLICATIVO SISTEMAS AVAN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2"/>
          <w:szCs w:val="22"/>
          <w:rtl w:val="0"/>
          <w:lang w:val="de-DE"/>
        </w:rPr>
        <w:t>ADOS LTDA</w:t>
      </w:r>
      <w:r>
        <w:rPr>
          <w:rFonts w:ascii="Arial" w:hAnsi="Arial"/>
          <w:sz w:val="22"/>
          <w:szCs w:val="22"/>
          <w:rtl w:val="0"/>
          <w:lang w:val="pt-PT"/>
        </w:rPr>
        <w:t>, inscrita no CNPJ/MF sob o n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º </w:t>
      </w:r>
      <w:r>
        <w:rPr>
          <w:rFonts w:ascii="Arial" w:hAnsi="Arial"/>
          <w:sz w:val="22"/>
          <w:szCs w:val="22"/>
          <w:rtl w:val="0"/>
          <w:lang w:val="pt-PT"/>
        </w:rPr>
        <w:t>05.199.246/0001-58, com sede na Avenida Doutor Heitor Nascimento, n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º </w:t>
      </w:r>
      <w:r>
        <w:rPr>
          <w:rFonts w:ascii="Arial" w:hAnsi="Arial"/>
          <w:sz w:val="22"/>
          <w:szCs w:val="22"/>
          <w:rtl w:val="0"/>
          <w:lang w:val="pt-PT"/>
        </w:rPr>
        <w:t>196, Bloco C, Sala 03, Bairro Morumbi, Paul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</w:rPr>
        <w:t xml:space="preserve">nia/SP.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e </w:t>
      </w:r>
    </w:p>
    <w:p>
      <w:pPr>
        <w:pStyle w:val="Corpo"/>
        <w:numPr>
          <w:ilvl w:val="0"/>
          <w:numId w:val="4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[</w:t>
      </w:r>
      <w:r>
        <w:rPr>
          <w:rFonts w:ascii="Arial" w:hAnsi="Arial"/>
          <w:sz w:val="22"/>
          <w:szCs w:val="22"/>
          <w:rtl w:val="0"/>
          <w:lang w:val="pt-PT"/>
        </w:rPr>
        <w:t>NOMECLINICA</w:t>
      </w:r>
      <w:del w:id="0" w:date="2026-05-28T14:37:53Z" w:author="Felipe Magal">
        <w:r>
          <w:rPr>
            <w:rFonts w:ascii="Arial" w:hAnsi="Arial"/>
            <w:sz w:val="22"/>
            <w:szCs w:val="22"/>
            <w:rtl w:val="0"/>
            <w:lang w:val="de-DE"/>
          </w:rPr>
          <w:delText>NOMEOURAZAO</w:delText>
        </w:r>
      </w:del>
      <w:r>
        <w:rPr>
          <w:rFonts w:ascii="Arial" w:hAnsi="Arial"/>
          <w:sz w:val="22"/>
          <w:szCs w:val="22"/>
          <w:rtl w:val="0"/>
          <w:lang w:val="pt-PT"/>
        </w:rPr>
        <w:t>], sob responsabilidade de [</w:t>
      </w:r>
      <w:r>
        <w:rPr>
          <w:rFonts w:ascii="Arial" w:hAnsi="Arial"/>
          <w:sz w:val="22"/>
          <w:szCs w:val="22"/>
          <w:rtl w:val="0"/>
          <w:lang w:val="pt-PT"/>
        </w:rPr>
        <w:t>NOMEOURAZAO</w:t>
      </w:r>
      <w:del w:id="1" w:date="2026-05-28T14:38:10Z" w:author="Felipe Magal">
        <w:r>
          <w:rPr>
            <w:rFonts w:ascii="Arial" w:hAnsi="Arial"/>
            <w:sz w:val="22"/>
            <w:szCs w:val="22"/>
            <w:rtl w:val="0"/>
            <w:lang w:val="en-US"/>
          </w:rPr>
          <w:delText>CONTRATANTE</w:delText>
        </w:r>
      </w:del>
      <w:r>
        <w:rPr>
          <w:rFonts w:ascii="Arial" w:hAnsi="Arial"/>
          <w:sz w:val="22"/>
          <w:szCs w:val="22"/>
          <w:rtl w:val="0"/>
          <w:lang w:val="pt-PT"/>
        </w:rPr>
        <w:t>], inscrita no CNPJ/CPF sob o n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º </w:t>
      </w:r>
      <w:r>
        <w:rPr>
          <w:rFonts w:ascii="Arial" w:hAnsi="Arial"/>
          <w:sz w:val="22"/>
          <w:szCs w:val="22"/>
          <w:rtl w:val="0"/>
          <w:lang w:val="pt-PT"/>
        </w:rPr>
        <w:t>[CPF/CNPJ]</w:t>
      </w:r>
      <w:r>
        <w:rPr>
          <w:rFonts w:ascii="Arial" w:hAnsi="Arial"/>
          <w:b w:val="1"/>
          <w:bCs w:val="1"/>
          <w:sz w:val="22"/>
          <w:szCs w:val="22"/>
          <w:rtl w:val="0"/>
        </w:rPr>
        <w:t>.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outline w:val="0"/>
          <w:color w:val="ff0000"/>
          <w:sz w:val="22"/>
          <w:szCs w:val="22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22"/>
          <w:szCs w:val="22"/>
          <w:u w:color="ff0000"/>
          <w:rtl w:val="0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</w:t>
      </w:r>
      <w:r>
        <w:rPr>
          <w:rFonts w:ascii="Arial" w:hAnsi="Arial" w:hint="default"/>
          <w:sz w:val="22"/>
          <w:szCs w:val="22"/>
          <w:rtl w:val="0"/>
          <w:lang w:val="pt-PT"/>
        </w:rPr>
        <w:t>ê</w:t>
      </w:r>
      <w:r>
        <w:rPr>
          <w:rFonts w:ascii="Arial" w:hAnsi="Arial"/>
          <w:sz w:val="22"/>
          <w:szCs w:val="22"/>
          <w:rtl w:val="0"/>
          <w:lang w:val="pt-PT"/>
        </w:rPr>
        <w:t>m entre si, justas e contratadas, as condi</w:t>
      </w:r>
      <w:r>
        <w:rPr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Fonts w:ascii="Arial" w:hAnsi="Arial"/>
          <w:sz w:val="22"/>
          <w:szCs w:val="22"/>
          <w:rtl w:val="0"/>
          <w:lang w:val="pt-PT"/>
        </w:rPr>
        <w:t>es comerciais para licenciamento da Plataforma de Gest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</w:rPr>
        <w:t xml:space="preserve">o </w:t>
      </w: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ControleODONTO</w:t>
      </w:r>
      <w:r>
        <w:rPr>
          <w:rFonts w:ascii="Arial" w:hAnsi="Arial"/>
          <w:sz w:val="22"/>
          <w:szCs w:val="22"/>
          <w:rtl w:val="0"/>
          <w:lang w:val="pt-PT"/>
        </w:rPr>
        <w:t xml:space="preserve">, conforme os termos a seguir: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6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DO OBJETO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O presente Termo tem por objeto o aceite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à </w:t>
      </w:r>
      <w:r>
        <w:rPr>
          <w:rFonts w:ascii="Arial" w:hAnsi="Arial"/>
          <w:sz w:val="22"/>
          <w:szCs w:val="22"/>
          <w:rtl w:val="0"/>
          <w:lang w:val="pt-PT"/>
        </w:rPr>
        <w:t>proposta comercial da Plataforma ControleODONTO, de propriedade da APLICATIVO.NET, incluindo as condi</w:t>
      </w:r>
      <w:r>
        <w:rPr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Fonts w:ascii="Arial" w:hAnsi="Arial"/>
          <w:sz w:val="22"/>
          <w:szCs w:val="22"/>
          <w:rtl w:val="0"/>
          <w:lang w:val="pt-PT"/>
        </w:rPr>
        <w:t>es de contrata</w:t>
      </w:r>
      <w:r>
        <w:rPr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Fonts w:ascii="Arial" w:hAnsi="Arial"/>
          <w:sz w:val="22"/>
          <w:szCs w:val="22"/>
          <w:rtl w:val="0"/>
          <w:lang w:val="pt-PT"/>
        </w:rPr>
        <w:t xml:space="preserve">o, pagamento e acesso, conforme detalhado a seguir.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6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es-ES_tradnl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DO PLANO CONTRATADO</w:t>
      </w: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8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Proposta comercial: [NUMEROPROPOSTA]</w:t>
      </w:r>
    </w:p>
    <w:p>
      <w:pPr>
        <w:pStyle w:val="Corpo"/>
        <w:numPr>
          <w:ilvl w:val="0"/>
          <w:numId w:val="8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es-ES_tradnl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Tipo de Plano:</w:t>
      </w:r>
      <w:r>
        <w:rPr>
          <w:rFonts w:ascii="Arial" w:hAnsi="Arial"/>
          <w:sz w:val="22"/>
          <w:szCs w:val="22"/>
          <w:rtl w:val="0"/>
          <w:lang w:val="de-DE"/>
        </w:rPr>
        <w:t xml:space="preserve"> [TIPODELICEN</w:t>
      </w:r>
      <w:r>
        <w:rPr>
          <w:rFonts w:ascii="Arial" w:hAnsi="Arial" w:hint="default"/>
          <w:sz w:val="22"/>
          <w:szCs w:val="22"/>
          <w:rtl w:val="0"/>
          <w:lang w:val="pt-PT"/>
        </w:rPr>
        <w:t>Ç</w:t>
      </w:r>
      <w:r>
        <w:rPr>
          <w:rFonts w:ascii="Arial" w:hAnsi="Arial"/>
          <w:sz w:val="22"/>
          <w:szCs w:val="22"/>
          <w:rtl w:val="0"/>
          <w:lang w:val="pt-PT"/>
        </w:rPr>
        <w:t>A]</w:t>
      </w:r>
    </w:p>
    <w:p>
      <w:pPr>
        <w:pStyle w:val="Corpo"/>
        <w:numPr>
          <w:ilvl w:val="0"/>
          <w:numId w:val="10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Quantidade de Equipos / Salas de Atendimento: [NEQUIPOS]</w:t>
      </w:r>
    </w:p>
    <w:p>
      <w:pPr>
        <w:pStyle w:val="Corpo"/>
        <w:numPr>
          <w:ilvl w:val="0"/>
          <w:numId w:val="10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Prazo de Vig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ê</w:t>
      </w:r>
      <w:r>
        <w:rPr>
          <w:rFonts w:ascii="Arial" w:hAnsi="Arial"/>
          <w:b w:val="1"/>
          <w:bCs w:val="1"/>
          <w:sz w:val="22"/>
          <w:szCs w:val="22"/>
          <w:rtl w:val="0"/>
          <w:lang w:val="it-IT"/>
        </w:rPr>
        <w:t xml:space="preserve">ncia: </w:t>
      </w:r>
      <w:r>
        <w:rPr>
          <w:rFonts w:ascii="Arial" w:hAnsi="Arial"/>
          <w:sz w:val="22"/>
          <w:szCs w:val="22"/>
          <w:rtl w:val="0"/>
          <w:lang w:val="pt-PT"/>
        </w:rPr>
        <w:t xml:space="preserve">12 (doze) meses contados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à </w:t>
      </w:r>
      <w:r>
        <w:rPr>
          <w:rFonts w:ascii="Arial" w:hAnsi="Arial"/>
          <w:sz w:val="22"/>
          <w:szCs w:val="22"/>
          <w:rtl w:val="0"/>
          <w:lang w:val="pt-PT"/>
        </w:rPr>
        <w:t>partir da data de contrata</w:t>
      </w:r>
      <w:r>
        <w:rPr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Fonts w:ascii="Arial" w:hAnsi="Arial"/>
          <w:sz w:val="22"/>
          <w:szCs w:val="22"/>
          <w:rtl w:val="0"/>
          <w:lang w:val="pt-PT"/>
        </w:rPr>
        <w:t>o, com fidelidade (impossibilidade de rompimento antecipado) pelo mesmo per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 xml:space="preserve">odo de 12 (doze) meses. </w:t>
      </w:r>
    </w:p>
    <w:p>
      <w:pPr>
        <w:pStyle w:val="Corpo"/>
        <w:numPr>
          <w:ilvl w:val="0"/>
          <w:numId w:val="10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Fidelidade:</w:t>
      </w:r>
      <w:r>
        <w:rPr>
          <w:rFonts w:ascii="Arial" w:hAnsi="Arial"/>
          <w:sz w:val="22"/>
          <w:szCs w:val="22"/>
          <w:rtl w:val="0"/>
          <w:lang w:val="pt-PT"/>
        </w:rPr>
        <w:t xml:space="preserve"> A contrata</w:t>
      </w:r>
      <w:r>
        <w:rPr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Fonts w:ascii="Arial" w:hAnsi="Arial"/>
          <w:sz w:val="22"/>
          <w:szCs w:val="22"/>
          <w:rtl w:val="0"/>
        </w:rPr>
        <w:t xml:space="preserve">o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é </w:t>
      </w:r>
      <w:r>
        <w:rPr>
          <w:rFonts w:ascii="Arial" w:hAnsi="Arial"/>
          <w:sz w:val="22"/>
          <w:szCs w:val="22"/>
          <w:rtl w:val="0"/>
          <w:lang w:val="pt-PT"/>
        </w:rPr>
        <w:t xml:space="preserve">anual, com 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impossibilidade de rescis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o antecipada</w:t>
      </w:r>
      <w:r>
        <w:rPr>
          <w:rFonts w:ascii="Arial" w:hAnsi="Arial"/>
          <w:sz w:val="22"/>
          <w:szCs w:val="22"/>
          <w:rtl w:val="0"/>
          <w:lang w:val="pt-PT"/>
        </w:rPr>
        <w:t xml:space="preserve">, salvo por inadimplemento ou comum acordo. 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 </w:t>
      </w:r>
    </w:p>
    <w:p>
      <w:pPr>
        <w:pStyle w:val="Corpo"/>
        <w:numPr>
          <w:ilvl w:val="0"/>
          <w:numId w:val="11"/>
        </w:numPr>
        <w:bidi w:val="0"/>
        <w:spacing w:after="0" w:line="435" w:lineRule="auto"/>
        <w:ind w:right="0"/>
        <w:jc w:val="both"/>
        <w:rPr>
          <w:sz w:val="22"/>
          <w:szCs w:val="22"/>
          <w:rtl w:val="0"/>
          <w:lang w:val="es-ES_tradnl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>DO VALOR E DA FORMA DE PAGAMENTO</w:t>
      </w: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1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Valor de Tabela</w:t>
      </w:r>
      <w:r>
        <w:rPr>
          <w:rFonts w:ascii="Arial" w:hAnsi="Arial"/>
          <w:sz w:val="22"/>
          <w:szCs w:val="22"/>
          <w:rtl w:val="0"/>
          <w:lang w:val="en-US"/>
        </w:rPr>
        <w:t>: [TABELAPRECO]</w:t>
      </w:r>
    </w:p>
    <w:p>
      <w:pPr>
        <w:pStyle w:val="Corpo"/>
        <w:numPr>
          <w:ilvl w:val="0"/>
          <w:numId w:val="14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Valor total da anuidade:</w:t>
      </w:r>
      <w:r>
        <w:rPr>
          <w:rFonts w:ascii="Arial" w:hAnsi="Arial"/>
          <w:sz w:val="22"/>
          <w:szCs w:val="22"/>
          <w:rtl w:val="0"/>
          <w:lang w:val="en-US"/>
        </w:rPr>
        <w:t xml:space="preserve"> [VALORFINAL]</w:t>
      </w:r>
    </w:p>
    <w:p>
      <w:pPr>
        <w:pStyle w:val="Corpo"/>
        <w:numPr>
          <w:ilvl w:val="0"/>
          <w:numId w:val="1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Pagamento: Entrada d</w:t>
      </w:r>
      <w:r>
        <w:rPr>
          <w:rFonts w:ascii="Arial" w:hAnsi="Arial"/>
          <w:sz w:val="22"/>
          <w:szCs w:val="22"/>
          <w:rtl w:val="0"/>
        </w:rPr>
        <w:t>a licen</w:t>
      </w:r>
      <w:r>
        <w:rPr>
          <w:rFonts w:ascii="Arial" w:hAnsi="Arial" w:hint="default"/>
          <w:sz w:val="22"/>
          <w:szCs w:val="22"/>
          <w:rtl w:val="0"/>
          <w:lang w:val="pt-PT"/>
        </w:rPr>
        <w:t>ç</w:t>
      </w:r>
      <w:r>
        <w:rPr>
          <w:rFonts w:ascii="Arial" w:hAnsi="Arial"/>
          <w:sz w:val="22"/>
          <w:szCs w:val="22"/>
          <w:rtl w:val="0"/>
          <w:lang w:val="pt-PT"/>
        </w:rPr>
        <w:t>a R$ [VALORENTRADA] e Faltante Licen</w:t>
      </w:r>
      <w:r>
        <w:rPr>
          <w:rFonts w:ascii="Arial" w:hAnsi="Arial" w:hint="default"/>
          <w:sz w:val="22"/>
          <w:szCs w:val="22"/>
          <w:rtl w:val="0"/>
          <w:lang w:val="pt-PT"/>
        </w:rPr>
        <w:t>ç</w:t>
      </w:r>
      <w:r>
        <w:rPr>
          <w:rFonts w:ascii="Arial" w:hAnsi="Arial"/>
          <w:sz w:val="22"/>
          <w:szCs w:val="22"/>
          <w:rtl w:val="0"/>
        </w:rPr>
        <w:t xml:space="preserve">a 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parcelado em [PARCELAS] ([PARCELASEXTENSO]) boletos banc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rios mensais e consecutivos</w:t>
      </w:r>
      <w:r>
        <w:rPr>
          <w:rFonts w:ascii="Arial" w:hAnsi="Arial"/>
          <w:sz w:val="22"/>
          <w:szCs w:val="22"/>
          <w:rtl w:val="0"/>
          <w:lang w:val="en-US"/>
        </w:rPr>
        <w:t xml:space="preserve"> de R$ 388,00.</w:t>
      </w:r>
    </w:p>
    <w:p>
      <w:pPr>
        <w:pStyle w:val="Corpo"/>
        <w:numPr>
          <w:ilvl w:val="0"/>
          <w:numId w:val="13"/>
        </w:numPr>
        <w:shd w:val="clear" w:color="auto" w:fill="ffffff"/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fr-FR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fr-FR"/>
        </w:rPr>
        <w:t>Observa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2"/>
          <w:szCs w:val="22"/>
          <w:rtl w:val="0"/>
          <w:lang w:val="it-IT"/>
        </w:rPr>
        <w:t>o:</w:t>
      </w:r>
      <w:r>
        <w:rPr>
          <w:rFonts w:ascii="Arial" w:hAnsi="Arial"/>
          <w:sz w:val="22"/>
          <w:szCs w:val="22"/>
          <w:rtl w:val="0"/>
          <w:lang w:val="pt-PT"/>
        </w:rPr>
        <w:t xml:space="preserve"> Trata-se de 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parcelamento do valor anual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/>
          <w:b w:val="1"/>
          <w:bCs w:val="1"/>
          <w:sz w:val="22"/>
          <w:szCs w:val="22"/>
          <w:rtl w:val="0"/>
        </w:rPr>
        <w:t>n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ã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o configurando pagamento mensal por servi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2"/>
          <w:szCs w:val="22"/>
          <w:rtl w:val="0"/>
        </w:rPr>
        <w:t>o</w:t>
      </w:r>
      <w:r>
        <w:rPr>
          <w:rFonts w:ascii="Arial" w:hAnsi="Arial"/>
          <w:sz w:val="22"/>
          <w:szCs w:val="22"/>
          <w:rtl w:val="0"/>
        </w:rPr>
        <w:t xml:space="preserve">. </w:t>
      </w:r>
      <w:r>
        <w:rPr>
          <w:rFonts w:ascii="Arial" w:cs="Arial" w:hAnsi="Arial" w:eastAsia="Arial"/>
          <w:sz w:val="22"/>
          <w:szCs w:val="22"/>
          <w:rtl w:val="0"/>
        </w:rPr>
        <w:br w:type="textWrapping"/>
        <w:t xml:space="preserve"> </w:t>
      </w:r>
    </w:p>
    <w:p>
      <w:pPr>
        <w:pStyle w:val="Corpo"/>
        <w:shd w:val="clear" w:color="auto" w:fill="ffffff"/>
        <w:spacing w:after="0" w:line="435" w:lineRule="auto"/>
        <w:ind w:left="720" w:hanging="360"/>
        <w:jc w:val="both"/>
        <w:rPr>
          <w:rFonts w:ascii="Arial" w:cs="Arial" w:hAnsi="Arial" w:eastAsia="Arial"/>
          <w:sz w:val="22"/>
          <w:szCs w:val="22"/>
          <w:u w:val="none"/>
        </w:rPr>
      </w:pPr>
    </w:p>
    <w:p>
      <w:pPr>
        <w:pStyle w:val="Corpo"/>
        <w:numPr>
          <w:ilvl w:val="0"/>
          <w:numId w:val="15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DA IMPLANTA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2"/>
          <w:szCs w:val="22"/>
          <w:rtl w:val="0"/>
          <w:lang w:val="pt-PT"/>
        </w:rPr>
        <w:t>O E MIGRA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2"/>
          <w:szCs w:val="22"/>
          <w:rtl w:val="0"/>
          <w:lang w:val="es-ES_tradnl"/>
        </w:rPr>
        <w:t xml:space="preserve">O DE DADOS </w:t>
      </w:r>
    </w:p>
    <w:p>
      <w:pPr>
        <w:pStyle w:val="Corpo"/>
        <w:numPr>
          <w:ilvl w:val="0"/>
          <w:numId w:val="17"/>
        </w:numPr>
        <w:bidi w:val="0"/>
        <w:spacing w:after="0" w:line="435" w:lineRule="auto"/>
        <w:ind w:right="0"/>
        <w:jc w:val="both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>Taxa de Implanta</w:t>
      </w:r>
      <w:r>
        <w:rPr>
          <w:rFonts w:ascii="Arial" w:hAnsi="Arial" w:hint="default"/>
          <w:b w:val="1"/>
          <w:bCs w:val="1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191919"/>
          <w:sz w:val="22"/>
          <w:szCs w:val="22"/>
          <w:u w:color="191919"/>
          <w:rtl w:val="0"/>
          <w:lang w:val="it-IT"/>
          <w14:textFill>
            <w14:solidFill>
              <w14:srgbClr w14:val="191919"/>
            </w14:solidFill>
          </w14:textFill>
        </w:rPr>
        <w:t>o:</w:t>
      </w:r>
      <w:r>
        <w:rPr>
          <w:rFonts w:ascii="Arial" w:hAnsi="Arial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 [TAXAIMPLANTACAO]. </w:t>
      </w:r>
    </w:p>
    <w:p>
      <w:pPr>
        <w:pStyle w:val="Corpo"/>
        <w:numPr>
          <w:ilvl w:val="0"/>
          <w:numId w:val="17"/>
        </w:numPr>
        <w:bidi w:val="0"/>
        <w:spacing w:after="0" w:line="331" w:lineRule="auto"/>
        <w:ind w:right="0"/>
        <w:jc w:val="both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>Migra</w:t>
      </w:r>
      <w:r>
        <w:rPr>
          <w:rFonts w:ascii="Arial" w:hAnsi="Arial" w:hint="default"/>
          <w:b w:val="1"/>
          <w:bCs w:val="1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b w:val="1"/>
          <w:bCs w:val="1"/>
          <w:outline w:val="0"/>
          <w:color w:val="191919"/>
          <w:sz w:val="22"/>
          <w:szCs w:val="22"/>
          <w:u w:color="191919"/>
          <w:rtl w:val="0"/>
          <w:lang w:val="pt-PT"/>
          <w14:textFill>
            <w14:solidFill>
              <w14:srgbClr w14:val="191919"/>
            </w14:solidFill>
          </w14:textFill>
        </w:rPr>
        <w:t>o de Dados:</w:t>
      </w:r>
      <w:r>
        <w:rPr>
          <w:rFonts w:ascii="Arial" w:hAnsi="Arial"/>
          <w:outline w:val="0"/>
          <w:color w:val="191919"/>
          <w:sz w:val="22"/>
          <w:szCs w:val="22"/>
          <w:u w:color="191919"/>
          <w:rtl w:val="0"/>
          <w14:textFill>
            <w14:solidFill>
              <w14:srgbClr w14:val="191919"/>
            </w14:solidFill>
          </w14:textFill>
        </w:rPr>
        <w:t xml:space="preserve"> 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A APLICATIVO realizar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á 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a migra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 de Dados cadastrais, Tabelas de pre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os, Hist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ó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rico de atendimentos (desenvolvimento cl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í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nico), 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desde que vinculados ao CPF do paciente e enviados em planilha Excel no modelo fornecido pela equipe t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é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cnica e/ou aprovado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 da CONTRATADA.</w:t>
      </w:r>
    </w:p>
    <w:p>
      <w:pPr>
        <w:pStyle w:val="List Paragraph"/>
        <w:numPr>
          <w:ilvl w:val="0"/>
          <w:numId w:val="17"/>
        </w:numPr>
        <w:bidi w:val="0"/>
        <w:spacing w:after="0" w:line="331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Este backup precisa estar em Excel entregue pelo contratante. Prazo m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dio de 10 a 15 dias 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ú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teis ap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s recebimento e valida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o do arquivo recebido.</w:t>
      </w:r>
    </w:p>
    <w:p>
      <w:pPr>
        <w:pStyle w:val="List Paragraph"/>
        <w:spacing w:after="0" w:line="331" w:lineRule="auto"/>
        <w:jc w:val="both"/>
        <w:rPr>
          <w:rFonts w:ascii="Arial" w:cs="Arial" w:hAnsi="Arial" w:eastAsia="Arial"/>
          <w:caps w:val="0"/>
          <w:smallCap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spacing w:after="0" w:line="331" w:lineRule="auto"/>
        <w:jc w:val="both"/>
        <w:rPr>
          <w:rFonts w:ascii="Arial" w:cs="Arial" w:hAnsi="Arial" w:eastAsia="Arial"/>
          <w:caps w:val="0"/>
          <w:smallCap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spacing w:after="0" w:line="331" w:lineRule="auto"/>
        <w:jc w:val="both"/>
        <w:rPr>
          <w:rFonts w:ascii="Arial" w:cs="Arial" w:hAnsi="Arial" w:eastAsia="Arial"/>
          <w:caps w:val="0"/>
          <w:smallCap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17"/>
        </w:numPr>
        <w:bidi w:val="0"/>
        <w:ind w:right="0"/>
        <w:jc w:val="left"/>
        <w:rPr>
          <w:rFonts w:ascii="Arial" w:hAnsi="Arial"/>
          <w:outline w:val="0"/>
          <w:color w:val="ff0000"/>
          <w:sz w:val="22"/>
          <w:szCs w:val="22"/>
          <w:rtl w:val="0"/>
          <w:lang w:val="pt-PT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caps w:val="0"/>
          <w:smallCaps w:val="0"/>
          <w:strike w:val="0"/>
          <w:dstrike w:val="0"/>
          <w:outline w:val="0"/>
          <w:color w:val="ff0000"/>
          <w:sz w:val="22"/>
          <w:szCs w:val="22"/>
          <w:u w:val="none" w:color="ff0000"/>
          <w:rtl w:val="0"/>
          <w:lang w:val="pt-PT"/>
          <w14:textFill>
            <w14:solidFill>
              <w14:srgbClr w14:val="FF0000"/>
            </w14:solidFill>
          </w14:textFill>
        </w:rPr>
        <w:t>Op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ff0000"/>
          <w:sz w:val="22"/>
          <w:szCs w:val="22"/>
          <w:u w:val="none"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ff0000"/>
          <w:sz w:val="22"/>
          <w:szCs w:val="22"/>
          <w:u w:val="none" w:color="ff0000"/>
          <w:rtl w:val="0"/>
          <w:lang w:val="pt-PT"/>
          <w14:textFill>
            <w14:solidFill>
              <w14:srgbClr w14:val="FF0000"/>
            </w14:solidFill>
          </w14:textFill>
        </w:rPr>
        <w:t>o 02 com Migra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ff0000"/>
          <w:sz w:val="22"/>
          <w:szCs w:val="22"/>
          <w:u w:val="none" w:color="ff0000"/>
          <w:rtl w:val="0"/>
          <w:lang w:val="pt-PT"/>
          <w14:textFill>
            <w14:solidFill>
              <w14:srgbClr w14:val="FF0000"/>
            </w14:solidFill>
          </w14:textFill>
        </w:rPr>
        <w:t>çã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ff0000"/>
          <w:sz w:val="22"/>
          <w:szCs w:val="22"/>
          <w:u w:val="none"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o Completa </w:t>
      </w:r>
    </w:p>
    <w:p>
      <w:pPr>
        <w:pStyle w:val="List Paragraph"/>
        <w:numPr>
          <w:ilvl w:val="0"/>
          <w:numId w:val="17"/>
        </w:numPr>
        <w:bidi w:val="0"/>
        <w:spacing w:before="220" w:after="220" w:line="331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DA IMPLANTA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O E MIGRA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DE DADOS </w:t>
      </w:r>
    </w:p>
    <w:p>
      <w:pPr>
        <w:pStyle w:val="List Paragraph"/>
        <w:numPr>
          <w:ilvl w:val="0"/>
          <w:numId w:val="17"/>
        </w:numPr>
        <w:bidi w:val="0"/>
        <w:spacing w:before="220" w:after="220" w:line="331" w:lineRule="auto"/>
        <w:ind w:right="0"/>
        <w:jc w:val="both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Taxa da Migra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o: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 R$ [VALORMIGRACAO] em [PARCELASMIGRACAO]x de R$ [VALORPARCELAMIGRACAO] sem juros no cart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o.</w:t>
      </w:r>
    </w:p>
    <w:p>
      <w:pPr>
        <w:pStyle w:val="List Paragraph"/>
        <w:numPr>
          <w:ilvl w:val="0"/>
          <w:numId w:val="17"/>
        </w:numPr>
        <w:bidi w:val="0"/>
        <w:spacing w:before="220" w:after="220" w:line="331" w:lineRule="auto"/>
        <w:ind w:right="0"/>
        <w:jc w:val="both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A APLICATIVO 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realizar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á 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a migra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 de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:  Dados Cadastrais, Desenvolvimentos Cl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í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nicos, Tabelas de pre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o, vendas realizadas, manuten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çõ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es ortod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ô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nticas, procedimentos em abertos e conclu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í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dos, financeiro com t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í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tulos avulsos, contas a receber, recebidos, agenda.</w:t>
      </w:r>
    </w:p>
    <w:p>
      <w:pPr>
        <w:pStyle w:val="List Paragraph"/>
        <w:numPr>
          <w:ilvl w:val="0"/>
          <w:numId w:val="17"/>
        </w:numPr>
        <w:bidi w:val="0"/>
        <w:spacing w:before="220" w:after="220" w:line="331" w:lineRule="auto"/>
        <w:ind w:right="0"/>
        <w:jc w:val="both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Este backup precisa estar em 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Excel formato padr</w:t>
      </w:r>
      <w:r>
        <w:rPr>
          <w:rFonts w:ascii="Arial" w:hAnsi="Arial" w:hint="default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ã</w:t>
      </w: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 CO entregue pelo contratante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, vinculado ao CPF do paciente. Disponibilizamos os templates para preenchimento.</w:t>
      </w:r>
    </w:p>
    <w:p>
      <w:pPr>
        <w:pStyle w:val="List Paragraph"/>
        <w:numPr>
          <w:ilvl w:val="0"/>
          <w:numId w:val="17"/>
        </w:numPr>
        <w:bidi w:val="0"/>
        <w:spacing w:after="0" w:line="331" w:lineRule="auto"/>
        <w:ind w:right="0"/>
        <w:jc w:val="left"/>
        <w:rPr>
          <w:rFonts w:ascii="Arial" w:hAnsi="Arial"/>
          <w:outline w:val="0"/>
          <w:color w:val="191919"/>
          <w:sz w:val="22"/>
          <w:szCs w:val="22"/>
          <w:rtl w:val="0"/>
          <w:lang w:val="pt-PT"/>
          <w14:textFill>
            <w14:solidFill>
              <w14:srgbClr w14:val="191919"/>
            </w14:solidFill>
          </w14:textFill>
        </w:rPr>
      </w:pPr>
      <w:r>
        <w:rPr>
          <w:rFonts w:ascii="Arial" w:hAnsi="Arial"/>
          <w:b w:val="1"/>
          <w:bCs w:val="1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Prazo: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 xml:space="preserve"> de 30 a 45 dias ap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ó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s entrega do Backup e valida</w:t>
      </w:r>
      <w:r>
        <w:rPr>
          <w:rFonts w:ascii="Arial" w:hAnsi="Arial" w:hint="default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çã</w:t>
      </w:r>
      <w:r>
        <w:rPr>
          <w:rFonts w:ascii="Arial" w:hAnsi="Arial"/>
          <w:caps w:val="0"/>
          <w:smallCaps w:val="0"/>
          <w:strike w:val="0"/>
          <w:dstrike w:val="0"/>
          <w:outline w:val="0"/>
          <w:color w:val="191919"/>
          <w:sz w:val="22"/>
          <w:szCs w:val="22"/>
          <w:u w:val="none" w:color="191919"/>
          <w:rtl w:val="0"/>
          <w:lang w:val="pt-PT"/>
          <w14:textFill>
            <w14:solidFill>
              <w14:srgbClr w14:val="191919"/>
            </w14:solidFill>
          </w14:textFill>
        </w:rPr>
        <w:t>o da engenharia.</w:t>
      </w:r>
    </w:p>
    <w:p>
      <w:pPr>
        <w:pStyle w:val="Corpo"/>
        <w:spacing w:after="0" w:line="331" w:lineRule="auto"/>
        <w:ind w:left="720" w:hanging="360"/>
        <w:jc w:val="both"/>
        <w:rPr>
          <w:rFonts w:ascii="Arial" w:cs="Arial" w:hAnsi="Arial" w:eastAsia="Arial"/>
          <w:outline w:val="0"/>
          <w:color w:val="191919"/>
          <w:sz w:val="22"/>
          <w:szCs w:val="22"/>
          <w:u w:color="191919"/>
          <w14:textFill>
            <w14:solidFill>
              <w14:srgbClr w14:val="191919"/>
            </w14:solidFill>
          </w14:textFill>
        </w:rPr>
      </w:pPr>
    </w:p>
    <w:p>
      <w:pPr>
        <w:pStyle w:val="Corpo"/>
        <w:spacing w:after="0" w:line="331" w:lineRule="auto"/>
        <w:ind w:left="720" w:hanging="360"/>
        <w:jc w:val="both"/>
        <w:rPr>
          <w:rFonts w:ascii="Arial" w:cs="Arial" w:hAnsi="Arial" w:eastAsia="Arial"/>
          <w:outline w:val="0"/>
          <w:color w:val="191919"/>
          <w:sz w:val="22"/>
          <w:szCs w:val="22"/>
          <w:u w:color="191919"/>
          <w14:textFill>
            <w14:solidFill>
              <w14:srgbClr w14:val="191919"/>
            </w14:solidFill>
          </w14:textFill>
        </w:rPr>
      </w:pPr>
    </w:p>
    <w:p>
      <w:pPr>
        <w:pStyle w:val="Corpo"/>
        <w:numPr>
          <w:ilvl w:val="0"/>
          <w:numId w:val="18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de-DE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de-DE"/>
        </w:rPr>
        <w:t>DOS SERVI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OS OPCIONAIS</w:t>
      </w: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20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  <w:lang w:val="it-IT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it-IT"/>
        </w:rPr>
        <w:t>Condi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çõ</w:t>
      </w: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es  </w:t>
      </w:r>
    </w:p>
    <w:p>
      <w:pPr>
        <w:pStyle w:val="Corpo"/>
        <w:numPr>
          <w:ilvl w:val="0"/>
          <w:numId w:val="20"/>
        </w:numPr>
        <w:shd w:val="clear" w:color="auto" w:fill="ffffff"/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([COMNENHUMADD]) Nenhum </w:t>
      </w:r>
    </w:p>
    <w:p>
      <w:pPr>
        <w:pStyle w:val="Corpo"/>
        <w:numPr>
          <w:ilvl w:val="0"/>
          <w:numId w:val="20"/>
        </w:numPr>
        <w:shd w:val="clear" w:color="auto" w:fill="ffffff"/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([COMNFSEADD]) Emiss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o de Nota Fiscal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– </w:t>
      </w:r>
      <w:r>
        <w:rPr>
          <w:rFonts w:ascii="Arial" w:hAnsi="Arial"/>
          <w:sz w:val="22"/>
          <w:szCs w:val="22"/>
          <w:rtl w:val="0"/>
          <w:lang w:val="pt-PT"/>
        </w:rPr>
        <w:t xml:space="preserve">R$ 708,00 em 12x </w:t>
      </w:r>
    </w:p>
    <w:p>
      <w:pPr>
        <w:pStyle w:val="Corpo"/>
        <w:numPr>
          <w:ilvl w:val="0"/>
          <w:numId w:val="20"/>
        </w:numPr>
        <w:shd w:val="clear" w:color="auto" w:fill="ffffff"/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([COMBOLETOPROPRIOADD]) Integra</w:t>
      </w:r>
      <w:r>
        <w:rPr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Fonts w:ascii="Arial" w:hAnsi="Arial"/>
          <w:sz w:val="22"/>
          <w:szCs w:val="22"/>
          <w:rtl w:val="0"/>
          <w:lang w:val="pt-PT"/>
        </w:rPr>
        <w:t>o de Boleto com Banco Pr</w:t>
      </w:r>
      <w:r>
        <w:rPr>
          <w:rFonts w:ascii="Arial" w:hAnsi="Arial" w:hint="default"/>
          <w:sz w:val="22"/>
          <w:szCs w:val="22"/>
          <w:rtl w:val="0"/>
          <w:lang w:val="pt-PT"/>
        </w:rPr>
        <w:t>ó</w:t>
      </w:r>
      <w:r>
        <w:rPr>
          <w:rFonts w:ascii="Arial" w:hAnsi="Arial"/>
          <w:sz w:val="22"/>
          <w:szCs w:val="22"/>
          <w:rtl w:val="0"/>
          <w:lang w:val="it-IT"/>
        </w:rPr>
        <w:t xml:space="preserve">prio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– </w:t>
      </w:r>
      <w:r>
        <w:rPr>
          <w:rFonts w:ascii="Arial" w:hAnsi="Arial"/>
          <w:sz w:val="22"/>
          <w:szCs w:val="22"/>
          <w:rtl w:val="0"/>
          <w:lang w:val="pt-PT"/>
        </w:rPr>
        <w:t xml:space="preserve">R$ 588,00 em 12x </w:t>
      </w:r>
    </w:p>
    <w:p>
      <w:pPr>
        <w:pStyle w:val="Corpo"/>
        <w:numPr>
          <w:ilvl w:val="0"/>
          <w:numId w:val="20"/>
        </w:numPr>
        <w:shd w:val="clear" w:color="auto" w:fill="ffffff"/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u w:val="none"/>
          <w:rtl w:val="0"/>
          <w:lang w:val="pt-PT"/>
        </w:rPr>
        <w:t>([COMZAISECRETARIAADD]) Texto da clausula Z.AI.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pt-PT"/>
        </w:rPr>
        <w:t>Outros servi</w:t>
      </w:r>
      <w:r>
        <w:rPr>
          <w:rFonts w:ascii="Arial" w:hAnsi="Arial" w:hint="default"/>
          <w:b w:val="1"/>
          <w:bCs w:val="1"/>
          <w:i w:val="1"/>
          <w:iCs w:val="1"/>
          <w:sz w:val="22"/>
          <w:szCs w:val="22"/>
          <w:rtl w:val="0"/>
          <w:lang w:val="pt-PT"/>
        </w:rPr>
        <w:t>ç</w:t>
      </w:r>
      <w:r>
        <w:rPr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pt-PT"/>
        </w:rPr>
        <w:t>os opcionais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, como emiss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ã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o de boletos, integra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o com SERASA e automa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o de mensagens, est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ã</w:t>
      </w:r>
      <w:r>
        <w:rPr>
          <w:rFonts w:ascii="Arial" w:hAnsi="Arial"/>
          <w:i w:val="1"/>
          <w:iCs w:val="1"/>
          <w:sz w:val="22"/>
          <w:szCs w:val="22"/>
          <w:rtl w:val="0"/>
          <w:lang w:val="it-IT"/>
        </w:rPr>
        <w:t>o dispon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í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veis mediante contrata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pt-PT"/>
        </w:rPr>
        <w:t>çã</w:t>
      </w:r>
      <w:r>
        <w:rPr>
          <w:rFonts w:ascii="Arial" w:hAnsi="Arial"/>
          <w:i w:val="1"/>
          <w:iCs w:val="1"/>
          <w:sz w:val="22"/>
          <w:szCs w:val="22"/>
          <w:rtl w:val="0"/>
          <w:lang w:val="pt-PT"/>
        </w:rPr>
        <w:t>o adicional.</w:t>
      </w:r>
      <w:r>
        <w:rPr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b w:val="1"/>
          <w:bCs w:val="1"/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Corpo"/>
        <w:numPr>
          <w:ilvl w:val="0"/>
          <w:numId w:val="21"/>
        </w:numPr>
        <w:bidi w:val="0"/>
        <w:spacing w:after="0" w:line="435" w:lineRule="auto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DAS CONDI</w:t>
      </w:r>
      <w:r>
        <w:rPr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ÇÕ</w:t>
      </w:r>
      <w:r>
        <w:rPr>
          <w:rFonts w:ascii="Arial" w:hAnsi="Arial"/>
          <w:b w:val="1"/>
          <w:bCs w:val="1"/>
          <w:sz w:val="22"/>
          <w:szCs w:val="22"/>
          <w:rtl w:val="0"/>
          <w:lang w:val="de-DE"/>
        </w:rPr>
        <w:t xml:space="preserve">ES GERAIS 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Os valores e condi</w:t>
      </w:r>
      <w:r>
        <w:rPr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Fonts w:ascii="Arial" w:hAnsi="Arial"/>
          <w:sz w:val="22"/>
          <w:szCs w:val="22"/>
          <w:rtl w:val="0"/>
          <w:lang w:val="pt-PT"/>
        </w:rPr>
        <w:t>es citados neste Termo de Aceite de Proposta Comercial s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it-IT"/>
        </w:rPr>
        <w:t>o v</w:t>
      </w:r>
      <w:r>
        <w:rPr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Fonts w:ascii="Arial" w:hAnsi="Arial"/>
          <w:sz w:val="22"/>
          <w:szCs w:val="22"/>
          <w:rtl w:val="0"/>
          <w:lang w:val="pt-PT"/>
        </w:rPr>
        <w:t>lidos at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é </w:t>
      </w:r>
      <w:r>
        <w:rPr>
          <w:rFonts w:ascii="Arial" w:hAnsi="Arial"/>
          <w:sz w:val="22"/>
          <w:szCs w:val="22"/>
          <w:rtl w:val="0"/>
        </w:rPr>
        <w:t>[VALIDADELICENCA].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Os valores e condi</w:t>
      </w:r>
      <w:r>
        <w:rPr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Fonts w:ascii="Arial" w:hAnsi="Arial"/>
          <w:sz w:val="22"/>
          <w:szCs w:val="22"/>
          <w:rtl w:val="0"/>
          <w:lang w:val="pt-PT"/>
        </w:rPr>
        <w:t>es para o Plano, com per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>odo Anual, s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pt-PT"/>
        </w:rPr>
        <w:t>o especiais e por este motivo estabelecem a fidelidade (impossibilidade de rompimento antecipado) pelo mesmo per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>odo de 12 (doze) meses.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A renova</w:t>
      </w:r>
      <w:r>
        <w:rPr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Fonts w:ascii="Arial" w:hAnsi="Arial"/>
          <w:sz w:val="22"/>
          <w:szCs w:val="22"/>
          <w:rtl w:val="0"/>
          <w:lang w:val="es-ES_tradnl"/>
        </w:rPr>
        <w:t>o ser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á </w:t>
      </w:r>
      <w:r>
        <w:rPr>
          <w:rFonts w:ascii="Arial" w:hAnsi="Arial"/>
          <w:sz w:val="22"/>
          <w:szCs w:val="22"/>
          <w:rtl w:val="0"/>
        </w:rPr>
        <w:t>autom</w:t>
      </w:r>
      <w:r>
        <w:rPr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Fonts w:ascii="Arial" w:hAnsi="Arial"/>
          <w:sz w:val="22"/>
          <w:szCs w:val="22"/>
          <w:rtl w:val="0"/>
          <w:lang w:val="es-ES_tradnl"/>
        </w:rPr>
        <w:t>tica por per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 xml:space="preserve">odos subsequentes de 12 meses, com reajuste anual baseado no 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>ndice IGPM-FGV ou IPCA, prevalecendo o que for mais aplic</w:t>
      </w:r>
      <w:r>
        <w:rPr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Fonts w:ascii="Arial" w:hAnsi="Arial"/>
          <w:sz w:val="22"/>
          <w:szCs w:val="22"/>
          <w:rtl w:val="0"/>
          <w:lang w:val="pt-PT"/>
        </w:rPr>
        <w:t>vel.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>Todos os termos e condi</w:t>
      </w:r>
      <w:r>
        <w:rPr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Fonts w:ascii="Arial" w:hAnsi="Arial"/>
          <w:sz w:val="22"/>
          <w:szCs w:val="22"/>
          <w:rtl w:val="0"/>
          <w:lang w:val="fr-FR"/>
        </w:rPr>
        <w:t>es n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pt-PT"/>
        </w:rPr>
        <w:t>o expressas neste instrumento est</w:t>
      </w:r>
      <w:r>
        <w:rPr>
          <w:rFonts w:ascii="Arial" w:hAnsi="Arial" w:hint="default"/>
          <w:sz w:val="22"/>
          <w:szCs w:val="22"/>
          <w:rtl w:val="0"/>
          <w:lang w:val="pt-PT"/>
        </w:rPr>
        <w:t>ã</w:t>
      </w:r>
      <w:r>
        <w:rPr>
          <w:rFonts w:ascii="Arial" w:hAnsi="Arial"/>
          <w:sz w:val="22"/>
          <w:szCs w:val="22"/>
          <w:rtl w:val="0"/>
          <w:lang w:val="pt-PT"/>
        </w:rPr>
        <w:t xml:space="preserve">o descritos no Termo de Uso da Plataforma ou EULA </w:t>
      </w:r>
      <w:r>
        <w:rPr>
          <w:rFonts w:ascii="Arial" w:hAnsi="Arial" w:hint="default"/>
          <w:sz w:val="22"/>
          <w:szCs w:val="22"/>
          <w:rtl w:val="0"/>
          <w:lang w:val="pt-PT"/>
        </w:rPr>
        <w:t xml:space="preserve">– </w:t>
      </w:r>
      <w:r>
        <w:rPr>
          <w:rFonts w:ascii="Arial" w:hAnsi="Arial"/>
          <w:sz w:val="22"/>
          <w:szCs w:val="22"/>
          <w:rtl w:val="0"/>
          <w:lang w:val="en-US"/>
        </w:rPr>
        <w:t>End User License Agreement, dispon</w:t>
      </w:r>
      <w:r>
        <w:rPr>
          <w:rFonts w:ascii="Arial" w:hAnsi="Arial" w:hint="default"/>
          <w:sz w:val="22"/>
          <w:szCs w:val="22"/>
          <w:rtl w:val="0"/>
          <w:lang w:val="pt-PT"/>
        </w:rPr>
        <w:t>í</w:t>
      </w:r>
      <w:r>
        <w:rPr>
          <w:rFonts w:ascii="Arial" w:hAnsi="Arial"/>
          <w:sz w:val="22"/>
          <w:szCs w:val="22"/>
          <w:rtl w:val="0"/>
          <w:lang w:val="pt-PT"/>
        </w:rPr>
        <w:t>vel em:</w:t>
      </w:r>
      <w:r>
        <w:rPr>
          <w:rStyle w:val="Hyperlink.0"/>
          <w:rFonts w:ascii="Arial" w:cs="Arial" w:hAnsi="Arial" w:eastAsia="Arial"/>
          <w:sz w:val="22"/>
          <w:szCs w:val="22"/>
        </w:rPr>
        <w:fldChar w:fldCharType="begin" w:fldLock="0"/>
      </w:r>
      <w:r>
        <w:rPr>
          <w:rStyle w:val="Hyperlink.0"/>
          <w:rFonts w:ascii="Arial" w:cs="Arial" w:hAnsi="Arial" w:eastAsia="Arial"/>
          <w:sz w:val="22"/>
          <w:szCs w:val="22"/>
        </w:rPr>
        <w:instrText xml:space="preserve"> HYPERLINK "http://www.controleodonto.com.br/eula/"</w:instrText>
      </w:r>
      <w:r>
        <w:rPr>
          <w:rStyle w:val="Hyperlink.0"/>
          <w:rFonts w:ascii="Arial" w:cs="Arial" w:hAnsi="Arial" w:eastAsia="Arial"/>
          <w:sz w:val="22"/>
          <w:szCs w:val="22"/>
        </w:rPr>
        <w:fldChar w:fldCharType="separate" w:fldLock="0"/>
      </w:r>
      <w:r>
        <w:rPr>
          <w:rStyle w:val="Hyperlink.0"/>
          <w:rFonts w:ascii="Arial" w:hAnsi="Arial"/>
          <w:sz w:val="22"/>
          <w:szCs w:val="22"/>
          <w:rtl w:val="0"/>
        </w:rPr>
        <w:t xml:space="preserve"> </w:t>
      </w:r>
      <w:r>
        <w:rPr>
          <w:rFonts w:ascii="Arial" w:cs="Arial" w:hAnsi="Arial" w:eastAsia="Arial"/>
          <w:sz w:val="22"/>
          <w:szCs w:val="22"/>
        </w:rPr>
        <w:fldChar w:fldCharType="end" w:fldLock="0"/>
      </w:r>
      <w:r>
        <w:rPr>
          <w:rStyle w:val="Hyperlink.1"/>
          <w:rFonts w:ascii="Arial" w:cs="Arial" w:hAnsi="Arial" w:eastAsia="Arial"/>
          <w:sz w:val="22"/>
          <w:szCs w:val="22"/>
        </w:rPr>
        <w:fldChar w:fldCharType="begin" w:fldLock="0"/>
      </w:r>
      <w:r>
        <w:rPr>
          <w:rStyle w:val="Hyperlink.1"/>
          <w:rFonts w:ascii="Arial" w:cs="Arial" w:hAnsi="Arial" w:eastAsia="Arial"/>
          <w:sz w:val="22"/>
          <w:szCs w:val="22"/>
        </w:rPr>
        <w:instrText xml:space="preserve"> HYPERLINK "http://www.controleodonto.com.br/eula/"</w:instrText>
      </w:r>
      <w:r>
        <w:rPr>
          <w:rStyle w:val="Hyperlink.1"/>
          <w:rFonts w:ascii="Arial" w:cs="Arial" w:hAnsi="Arial" w:eastAsia="Arial"/>
          <w:sz w:val="22"/>
          <w:szCs w:val="22"/>
        </w:rPr>
        <w:fldChar w:fldCharType="separate" w:fldLock="0"/>
      </w:r>
      <w:r>
        <w:rPr>
          <w:rStyle w:val="Hyperlink.1"/>
          <w:rFonts w:ascii="Arial" w:hAnsi="Arial"/>
          <w:sz w:val="22"/>
          <w:szCs w:val="22"/>
          <w:rtl w:val="0"/>
        </w:rPr>
        <w:t>www.controleodonto.com.br/eula/</w:t>
      </w:r>
      <w:r>
        <w:rPr>
          <w:rFonts w:ascii="Arial" w:cs="Arial" w:hAnsi="Arial" w:eastAsia="Arial"/>
          <w:sz w:val="22"/>
          <w:szCs w:val="22"/>
        </w:rPr>
        <w:fldChar w:fldCharType="end" w:fldLock="0"/>
      </w: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O pleno aceite ao disposto no Termo de Uso da Plataforma ou EULA 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– </w:t>
      </w:r>
      <w:r>
        <w:rPr>
          <w:rStyle w:val="Nenhum"/>
          <w:rFonts w:ascii="Arial" w:hAnsi="Arial"/>
          <w:sz w:val="22"/>
          <w:szCs w:val="22"/>
          <w:rtl w:val="0"/>
          <w:lang w:val="en-US"/>
        </w:rPr>
        <w:t>End User License Agreement, se dar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á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por meio da assinatura eletr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ô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nica do presente Termo de Aceite de Proposta Comercial e no primeiro acesso 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à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Plataforma </w:t>
      </w: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es-ES_tradnl"/>
        </w:rPr>
        <w:t>ControleODONTO</w:t>
      </w:r>
      <w:r>
        <w:rPr>
          <w:rStyle w:val="Nenhum"/>
          <w:rFonts w:ascii="Arial" w:hAnsi="Arial"/>
          <w:sz w:val="22"/>
          <w:szCs w:val="22"/>
          <w:rtl w:val="0"/>
        </w:rPr>
        <w:t>.</w:t>
      </w:r>
    </w:p>
    <w:p>
      <w:pPr>
        <w:pStyle w:val="Corpo"/>
        <w:numPr>
          <w:ilvl w:val="0"/>
          <w:numId w:val="23"/>
        </w:numPr>
        <w:bidi w:val="0"/>
        <w:spacing w:after="0" w:line="435" w:lineRule="auto"/>
        <w:ind w:right="0"/>
        <w:jc w:val="both"/>
        <w:rPr>
          <w:rFonts w:ascii="Arial" w:hAnsi="Arial"/>
          <w:sz w:val="22"/>
          <w:szCs w:val="22"/>
          <w:rtl w:val="0"/>
          <w:lang w:val="fr-FR"/>
        </w:rPr>
      </w:pPr>
      <w:r>
        <w:rPr>
          <w:rStyle w:val="Nenhum"/>
          <w:rFonts w:ascii="Arial" w:hAnsi="Arial"/>
          <w:sz w:val="22"/>
          <w:szCs w:val="22"/>
          <w:rtl w:val="0"/>
          <w:lang w:val="fr-FR"/>
        </w:rPr>
        <w:t>A libera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o de acesso 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à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Plataforma </w:t>
      </w: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es-ES_tradnl"/>
        </w:rPr>
        <w:t xml:space="preserve">ControleODONTO </w:t>
      </w:r>
      <w:r>
        <w:rPr>
          <w:rStyle w:val="Nenhum"/>
          <w:rFonts w:ascii="Arial" w:hAnsi="Arial"/>
          <w:sz w:val="22"/>
          <w:szCs w:val="22"/>
          <w:rtl w:val="0"/>
          <w:lang w:val="it-IT"/>
        </w:rPr>
        <w:t>se dar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á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em at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é </w:t>
      </w:r>
      <w:r>
        <w:rPr>
          <w:rStyle w:val="Nenhum"/>
          <w:rFonts w:ascii="Arial" w:hAnsi="Arial"/>
          <w:sz w:val="22"/>
          <w:szCs w:val="22"/>
          <w:rtl w:val="0"/>
          <w:lang w:val="it-IT"/>
        </w:rPr>
        <w:t>03 (tr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ê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s) dias 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ú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teis contados 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à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partir da data da assinatura do presente</w:t>
      </w:r>
      <w:r>
        <w:rPr>
          <w:rStyle w:val="Nenhum"/>
          <w:rFonts w:ascii="Arial" w:hAnsi="Arial"/>
          <w:b w:val="1"/>
          <w:bCs w:val="1"/>
          <w:sz w:val="22"/>
          <w:szCs w:val="22"/>
          <w:rtl w:val="0"/>
        </w:rPr>
        <w:t xml:space="preserve">. </w:t>
      </w: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pacing w:after="0" w:line="435" w:lineRule="auto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de-DE"/>
        </w:rPr>
        <w:t>7.   DA ASSINATURA ELETR</w:t>
      </w:r>
      <w:r>
        <w:rPr>
          <w:rStyle w:val="Nenhum"/>
          <w:rFonts w:ascii="Arial" w:hAnsi="Arial" w:hint="default"/>
          <w:b w:val="1"/>
          <w:bCs w:val="1"/>
          <w:sz w:val="22"/>
          <w:szCs w:val="22"/>
          <w:rtl w:val="0"/>
          <w:lang w:val="pt-PT"/>
        </w:rPr>
        <w:t>Ô</w:t>
      </w: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pt-PT"/>
        </w:rPr>
        <w:t xml:space="preserve">NICA </w:t>
      </w: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  <w:lang w:val="it-IT"/>
        </w:rPr>
        <w:t>A assinatura deste Termo ser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 xml:space="preserve">á 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realizada de forma eletr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ô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nica, por meio da plataforma Clicksign, sendo v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>lida para todos os efeitos legais nos termos da legisla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çã</w:t>
      </w:r>
      <w:r>
        <w:rPr>
          <w:rStyle w:val="Nenhum"/>
          <w:rFonts w:ascii="Arial" w:hAnsi="Arial"/>
          <w:sz w:val="22"/>
          <w:szCs w:val="22"/>
          <w:rtl w:val="0"/>
          <w:lang w:val="it-IT"/>
        </w:rPr>
        <w:t xml:space="preserve">o vigente. 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  <w:lang w:val="pt-PT"/>
        </w:rPr>
        <w:t>Por estarem de acordo, as partes assinam o presente Termo de Aceite de Proposta Comercial, cientes de suas responsabilidades e condi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çõ</w:t>
      </w:r>
      <w:r>
        <w:rPr>
          <w:rStyle w:val="Nenhum"/>
          <w:rFonts w:ascii="Arial" w:hAnsi="Arial"/>
          <w:sz w:val="22"/>
          <w:szCs w:val="22"/>
          <w:rtl w:val="0"/>
          <w:lang w:val="pt-PT"/>
        </w:rPr>
        <w:t xml:space="preserve">es.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en-US"/>
        </w:rPr>
        <w:t>CONTRATANTE</w:t>
      </w:r>
      <w:r>
        <w:rPr>
          <w:rStyle w:val="Nenhum"/>
          <w:rFonts w:ascii="Arial" w:cs="Arial" w:hAnsi="Arial" w:eastAsia="Arial"/>
          <w:sz w:val="22"/>
          <w:szCs w:val="22"/>
        </w:rPr>
        <w:tab/>
      </w:r>
      <w:r>
        <w:rPr>
          <w:rStyle w:val="Nenhum"/>
          <w:rFonts w:ascii="Arial" w:cs="Arial" w:hAnsi="Arial" w:eastAsia="Arial"/>
        </w:rPr>
        <w:tab/>
        <w:tab/>
        <w:tab/>
      </w: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</w:pPr>
      <w:r>
        <w:rPr>
          <w:rStyle w:val="Nenhum"/>
          <w:rFonts w:ascii="Arial" w:hAnsi="Arial"/>
          <w:sz w:val="22"/>
          <w:szCs w:val="22"/>
          <w:rtl w:val="0"/>
          <w:lang w:val="en-US"/>
        </w:rPr>
        <w:t>Nome Respons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Style w:val="Nenhum"/>
          <w:rFonts w:ascii="Arial" w:hAnsi="Arial"/>
          <w:sz w:val="22"/>
          <w:szCs w:val="22"/>
          <w:rtl w:val="0"/>
          <w:lang w:val="en-US"/>
        </w:rPr>
        <w:t>vel Legal: [CONTRATANTE]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sz w:val="22"/>
          <w:szCs w:val="22"/>
          <w:rtl w:val="0"/>
          <w:lang w:val="en-US"/>
        </w:rPr>
        <w:t>CPF Respons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á</w:t>
      </w:r>
      <w:r>
        <w:rPr>
          <w:rStyle w:val="Nenhum"/>
          <w:rFonts w:ascii="Arial" w:hAnsi="Arial"/>
          <w:sz w:val="22"/>
          <w:szCs w:val="22"/>
          <w:rtl w:val="0"/>
          <w:lang w:val="en-US"/>
        </w:rPr>
        <w:t>vel Legal: [CPFCONTRATANTE]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</w:p>
    <w:p>
      <w:pPr>
        <w:pStyle w:val="Corpo"/>
        <w:shd w:val="clear" w:color="auto" w:fill="ffffff"/>
        <w:spacing w:after="0" w:line="435" w:lineRule="auto"/>
        <w:ind w:left="720" w:firstLine="0"/>
        <w:jc w:val="both"/>
        <w:rPr>
          <w:rStyle w:val="Nenhum"/>
          <w:rFonts w:ascii="Arial" w:cs="Arial" w:hAnsi="Arial" w:eastAsia="Arial"/>
          <w:sz w:val="22"/>
          <w:szCs w:val="22"/>
        </w:rPr>
      </w:pPr>
      <w:r>
        <w:rPr>
          <w:rStyle w:val="Nenhum"/>
          <w:rFonts w:ascii="Arial" w:hAnsi="Arial"/>
          <w:b w:val="1"/>
          <w:bCs w:val="1"/>
          <w:sz w:val="22"/>
          <w:szCs w:val="22"/>
          <w:rtl w:val="0"/>
          <w:lang w:val="es-ES_tradnl"/>
        </w:rPr>
        <w:t xml:space="preserve">CONTRATADA </w:t>
      </w:r>
      <w:r>
        <w:rPr>
          <w:rStyle w:val="Nenhum"/>
          <w:rFonts w:ascii="Arial" w:hAnsi="Arial"/>
          <w:sz w:val="22"/>
          <w:szCs w:val="22"/>
          <w:rtl w:val="0"/>
        </w:rPr>
        <w:t xml:space="preserve"> </w:t>
      </w:r>
    </w:p>
    <w:p>
      <w:pPr>
        <w:pStyle w:val="Corpo"/>
        <w:shd w:val="clear" w:color="auto" w:fill="ffffff"/>
        <w:spacing w:after="0" w:line="435" w:lineRule="auto"/>
        <w:ind w:left="720" w:firstLine="0"/>
        <w:jc w:val="both"/>
      </w:pPr>
      <w:r>
        <w:rPr>
          <w:rStyle w:val="Nenhum"/>
          <w:rFonts w:ascii="Arial" w:hAnsi="Arial"/>
          <w:sz w:val="22"/>
          <w:szCs w:val="22"/>
          <w:rtl w:val="0"/>
          <w:lang w:val="pt-PT"/>
        </w:rPr>
        <w:t>Aplicativo Sistemas Avan</w:t>
      </w:r>
      <w:r>
        <w:rPr>
          <w:rStyle w:val="Nenhum"/>
          <w:rFonts w:ascii="Arial" w:hAnsi="Arial" w:hint="default"/>
          <w:sz w:val="22"/>
          <w:szCs w:val="22"/>
          <w:rtl w:val="0"/>
          <w:lang w:val="pt-PT"/>
        </w:rPr>
        <w:t>ç</w:t>
      </w:r>
      <w:r>
        <w:rPr>
          <w:rStyle w:val="Nenhum"/>
          <w:rFonts w:ascii="Arial" w:hAnsi="Arial"/>
          <w:sz w:val="22"/>
          <w:szCs w:val="22"/>
          <w:rtl w:val="0"/>
          <w:lang w:val="es-ES_tradnl"/>
        </w:rPr>
        <w:t xml:space="preserve">ados Ltda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144" w:footer="14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"/>
      <w:widowControl w:val="0"/>
      <w:spacing w:after="0" w:line="276" w:lineRule="auto"/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pPr>
  </w:p>
  <w:p>
    <w:pPr>
      <w:pStyle w:val="Corpo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"/>
      <w:shd w:val="clear" w:color="auto" w:fill="ffffff"/>
      <w:spacing w:after="0" w:line="435" w:lineRule="auto"/>
      <w:jc w:val="both"/>
    </w:pPr>
    <w:r>
      <w:rPr>
        <w:rFonts w:ascii="Arial" w:hAnsi="Arial"/>
        <w:sz w:val="22"/>
        <w:szCs w:val="22"/>
        <w:rtl w:val="0"/>
      </w:rPr>
      <w:t xml:space="preserve">                            </w:t>
    </w:r>
    <w:r>
      <w:rPr>
        <w:rFonts w:ascii="Arial" w:cs="Arial" w:hAnsi="Arial" w:eastAsia="Arial"/>
        <w:sz w:val="22"/>
        <w:szCs w:val="22"/>
      </w:rPr>
      <w:drawing xmlns:a="http://schemas.openxmlformats.org/drawingml/2006/main">
        <wp:inline distT="0" distB="0" distL="0" distR="0">
          <wp:extent cx="3162951" cy="2245373"/>
          <wp:effectExtent l="0" t="0" r="0" b="0"/>
          <wp:docPr id="1073741825" name="officeArt object" descr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 descr="image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2951" cy="224537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>
    <w:pPr>
      <w:pStyle w:val="Corpo"/>
      <w:tabs>
        <w:tab w:val="center" w:pos="4680"/>
        <w:tab w:val="right" w:pos="9360"/>
      </w:tabs>
      <w:bidi w:val="0"/>
      <w:spacing w:after="0" w:line="240" w:lineRule="auto"/>
      <w:ind w:left="0" w:right="0" w:firstLine="0"/>
      <w:jc w:val="right"/>
      <w:rPr>
        <w:rtl w:val="0"/>
      </w:rPr>
    </w:pPr>
    <w:r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Estilo Importado 3"/>
  </w:abstractNum>
  <w:abstractNum w:abstractNumId="5">
    <w:multiLevelType w:val="hybridMultilevel"/>
    <w:styleLink w:val="Estilo Importado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Estilo Importado 4"/>
  </w:abstractNum>
  <w:abstractNum w:abstractNumId="7">
    <w:multiLevelType w:val="hybridMultilevel"/>
    <w:styleLink w:val="Estilo Importado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Estilo Importado 5"/>
  </w:abstractNum>
  <w:abstractNum w:abstractNumId="9">
    <w:multiLevelType w:val="hybridMultilevel"/>
    <w:styleLink w:val="Estilo Importado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Estilo Importado 6"/>
  </w:abstractNum>
  <w:abstractNum w:abstractNumId="11">
    <w:multiLevelType w:val="hybridMultilevel"/>
    <w:styleLink w:val="Estilo Importado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Estilo Importado 7"/>
  </w:abstractNum>
  <w:abstractNum w:abstractNumId="13">
    <w:multiLevelType w:val="hybridMultilevel"/>
    <w:styleLink w:val="Estilo Importado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Estilo Importado 8"/>
  </w:abstractNum>
  <w:abstractNum w:abstractNumId="15">
    <w:multiLevelType w:val="hybridMultilevel"/>
    <w:styleLink w:val="Estilo Importado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Estilo Importado 9"/>
  </w:abstractNum>
  <w:abstractNum w:abstractNumId="17">
    <w:multiLevelType w:val="hybridMultilevel"/>
    <w:styleLink w:val="Estilo Importado 9"/>
    <w:lvl w:ilvl="0">
      <w:start w:val="1"/>
      <w:numFmt w:val="low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suff w:val="tab"/>
      <w:lvlText w:val="%2."/>
      <w:lvlJc w:val="left"/>
      <w:pPr>
        <w:ind w:left="144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Roman"/>
      <w:suff w:val="tab"/>
      <w:lvlText w:val="%5."/>
      <w:lvlJc w:val="left"/>
      <w:pPr>
        <w:ind w:left="360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Roman"/>
      <w:suff w:val="tab"/>
      <w:lvlText w:val="%8."/>
      <w:lvlJc w:val="left"/>
      <w:pPr>
        <w:ind w:left="57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4"/>
    <w:lvlOverride w:ilvl="0">
      <w:startOverride w:val="3"/>
    </w:lvlOverride>
  </w:num>
  <w:num w:numId="12">
    <w:abstractNumId w:val="11"/>
  </w:num>
  <w:num w:numId="13">
    <w:abstractNumId w:val="10"/>
  </w:num>
  <w:num w:numId="14">
    <w:abstractNumId w:val="10"/>
    <w:lvlOverride w:ilvl="0">
      <w:lvl w:ilvl="0">
        <w:start w:val="1"/>
        <w:numFmt w:val="bullet"/>
        <w:suff w:val="tab"/>
        <w:lvlText w:val="●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6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3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ind w:left="57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ind w:left="65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15">
    <w:abstractNumId w:val="4"/>
    <w:lvlOverride w:ilvl="0">
      <w:startOverride w:val="4"/>
    </w:lvlOverride>
  </w:num>
  <w:num w:numId="16">
    <w:abstractNumId w:val="13"/>
  </w:num>
  <w:num w:numId="17">
    <w:abstractNumId w:val="12"/>
  </w:num>
  <w:num w:numId="18">
    <w:abstractNumId w:val="4"/>
    <w:lvlOverride w:ilvl="0">
      <w:startOverride w:val="5"/>
    </w:lvlOverride>
  </w:num>
  <w:num w:numId="19">
    <w:abstractNumId w:val="15"/>
  </w:num>
  <w:num w:numId="20">
    <w:abstractNumId w:val="14"/>
  </w:num>
  <w:num w:numId="21">
    <w:abstractNumId w:val="4"/>
    <w:lvlOverride w:ilvl="0">
      <w:startOverride w:val="6"/>
    </w:lvlOverride>
  </w:num>
  <w:num w:numId="22">
    <w:abstractNumId w:val="1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3"/>
      </w:numPr>
    </w:pPr>
  </w:style>
  <w:style w:type="numbering" w:styleId="Estilo Importado 3">
    <w:name w:val="Estilo Importado 3"/>
    <w:pPr>
      <w:numPr>
        <w:numId w:val="5"/>
      </w:numPr>
    </w:pPr>
  </w:style>
  <w:style w:type="numbering" w:styleId="Estilo Importado 4">
    <w:name w:val="Estilo Importado 4"/>
    <w:pPr>
      <w:numPr>
        <w:numId w:val="7"/>
      </w:numPr>
    </w:pPr>
  </w:style>
  <w:style w:type="numbering" w:styleId="Estilo Importado 5">
    <w:name w:val="Estilo Importado 5"/>
    <w:pPr>
      <w:numPr>
        <w:numId w:val="9"/>
      </w:numPr>
    </w:pPr>
  </w:style>
  <w:style w:type="numbering" w:styleId="Estilo Importado 6">
    <w:name w:val="Estilo Importado 6"/>
    <w:pPr>
      <w:numPr>
        <w:numId w:val="12"/>
      </w:numPr>
    </w:pPr>
  </w:style>
  <w:style w:type="numbering" w:styleId="Estilo Importado 7">
    <w:name w:val="Estilo Importado 7"/>
    <w:pPr>
      <w:numPr>
        <w:numId w:val="16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8">
    <w:name w:val="Estilo Importado 8"/>
    <w:pPr>
      <w:numPr>
        <w:numId w:val="19"/>
      </w:numPr>
    </w:pPr>
  </w:style>
  <w:style w:type="numbering" w:styleId="Estilo Importado 9">
    <w:name w:val="Estilo Importado 9"/>
    <w:pPr>
      <w:numPr>
        <w:numId w:val="22"/>
      </w:numPr>
    </w:pPr>
  </w:style>
  <w:style w:type="character" w:styleId="Nenhum">
    <w:name w:val="Nenhum"/>
  </w:style>
  <w:style w:type="character" w:styleId="Hyperlink.0">
    <w:name w:val="Hyperlink.0"/>
    <w:basedOn w:val="Nenhum"/>
    <w:next w:val="Hyperlink.0"/>
    <w:rPr>
      <w:outline w:val="0"/>
      <w:color w:val="1155cc"/>
      <w:u w:color="1155cc"/>
      <w14:textFill>
        <w14:solidFill>
          <w14:srgbClr w14:val="1155CC"/>
        </w14:solidFill>
      </w14:textFill>
    </w:rPr>
  </w:style>
  <w:style w:type="character" w:styleId="Hyperlink.1">
    <w:name w:val="Hyperlink.1"/>
    <w:basedOn w:val="Nenhum"/>
    <w:next w:val="Hyperlink.1"/>
    <w:rPr>
      <w:outline w:val="0"/>
      <w:color w:val="1155cc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